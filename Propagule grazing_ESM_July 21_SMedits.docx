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41FF02" w14:textId="77777777" w:rsidR="007F7996" w:rsidRDefault="007F7996" w:rsidP="007F7996">
      <w:pPr>
        <w:spacing w:line="360" w:lineRule="auto"/>
        <w:rPr>
          <w:sz w:val="22"/>
          <w:szCs w:val="22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Presence of macroalgal (</w:t>
      </w:r>
      <w:r>
        <w:rPr>
          <w:b/>
          <w:i/>
          <w:sz w:val="28"/>
          <w:szCs w:val="28"/>
        </w:rPr>
        <w:t xml:space="preserve">Sargassum </w:t>
      </w:r>
      <w:r>
        <w:rPr>
          <w:b/>
          <w:sz w:val="28"/>
          <w:szCs w:val="28"/>
        </w:rPr>
        <w:t xml:space="preserve">spp.) propagules reduces feeding on algal turfs by coral reef fishes </w:t>
      </w:r>
    </w:p>
    <w:p w14:paraId="64E0B51C" w14:textId="77777777" w:rsidR="007F7996" w:rsidRDefault="007F7996" w:rsidP="007F7996">
      <w:pPr>
        <w:spacing w:line="480" w:lineRule="auto"/>
        <w:rPr>
          <w:sz w:val="22"/>
          <w:szCs w:val="22"/>
        </w:rPr>
      </w:pPr>
    </w:p>
    <w:p w14:paraId="1B90D4A8" w14:textId="118D499D" w:rsidR="007F7996" w:rsidRDefault="007F7996" w:rsidP="007F7996">
      <w:pPr>
        <w:spacing w:line="480" w:lineRule="auto"/>
        <w:rPr>
          <w:vertAlign w:val="superscript"/>
        </w:rPr>
      </w:pPr>
      <w:r>
        <w:t xml:space="preserve">Andrew S. Hoey, Zoe Loffler, Alexia </w:t>
      </w:r>
      <w:proofErr w:type="spellStart"/>
      <w:r>
        <w:t>Graba</w:t>
      </w:r>
      <w:proofErr w:type="spellEnd"/>
      <w:r>
        <w:t xml:space="preserve">-Landry, </w:t>
      </w:r>
      <w:r w:rsidR="008A13B5">
        <w:t xml:space="preserve">Samuel </w:t>
      </w:r>
      <w:r w:rsidR="0022385A">
        <w:t xml:space="preserve">A. Matthews, </w:t>
      </w:r>
      <w:r>
        <w:t xml:space="preserve">Morgan S. Pratchett </w:t>
      </w:r>
    </w:p>
    <w:p w14:paraId="07DF580F" w14:textId="77777777" w:rsidR="007F7996" w:rsidRDefault="007F7996">
      <w:pPr>
        <w:rPr>
          <w:b/>
          <w:sz w:val="28"/>
        </w:rPr>
      </w:pPr>
    </w:p>
    <w:p w14:paraId="12661A2E" w14:textId="68831591" w:rsidR="00D445E9" w:rsidRDefault="00985019">
      <w:pPr>
        <w:rPr>
          <w:b/>
          <w:sz w:val="28"/>
        </w:rPr>
      </w:pPr>
      <w:r w:rsidRPr="00985019">
        <w:rPr>
          <w:b/>
          <w:sz w:val="28"/>
        </w:rPr>
        <w:t xml:space="preserve">Supplementary material </w:t>
      </w:r>
    </w:p>
    <w:p w14:paraId="7F2CD70F" w14:textId="77777777" w:rsidR="00985019" w:rsidRPr="00985019" w:rsidRDefault="00985019">
      <w:pPr>
        <w:rPr>
          <w:b/>
          <w:sz w:val="28"/>
        </w:rPr>
      </w:pPr>
    </w:p>
    <w:p w14:paraId="776EB394" w14:textId="14F8DB8B" w:rsidR="00985019" w:rsidRPr="00985019" w:rsidRDefault="00985019">
      <w:pPr>
        <w:rPr>
          <w:b/>
          <w:sz w:val="28"/>
        </w:rPr>
      </w:pPr>
    </w:p>
    <w:p w14:paraId="06F8BA92" w14:textId="77777777" w:rsidR="00985019" w:rsidRDefault="00985019" w:rsidP="00985019">
      <w:pPr>
        <w:keepNext/>
      </w:pPr>
      <w:r w:rsidRPr="00824405">
        <w:rPr>
          <w:noProof/>
          <w:lang w:eastAsia="en-AU"/>
        </w:rPr>
        <w:drawing>
          <wp:inline distT="0" distB="0" distL="0" distR="0" wp14:anchorId="00A779EF" wp14:editId="33FD8032">
            <wp:extent cx="4724400" cy="25527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314C" w14:textId="77777777" w:rsidR="0022385A" w:rsidRDefault="0022385A" w:rsidP="00985019">
      <w:pPr>
        <w:pStyle w:val="Caption"/>
      </w:pPr>
    </w:p>
    <w:p w14:paraId="0F1A34AE" w14:textId="3501D326" w:rsidR="00985019" w:rsidRPr="00824405" w:rsidRDefault="00985019" w:rsidP="00985019">
      <w:pPr>
        <w:pStyle w:val="Caption"/>
      </w:pPr>
      <w:r w:rsidRPr="00026BD5">
        <w:rPr>
          <w:b/>
          <w:bCs/>
        </w:rPr>
        <w:t xml:space="preserve">Figure </w:t>
      </w:r>
      <w:r w:rsidR="00030168" w:rsidRPr="00026BD5">
        <w:rPr>
          <w:b/>
          <w:bCs/>
        </w:rPr>
        <w:t>S</w:t>
      </w:r>
      <w:r w:rsidRPr="00026BD5">
        <w:rPr>
          <w:b/>
          <w:bCs/>
        </w:rPr>
        <w:t>1</w:t>
      </w:r>
      <w:r>
        <w:t xml:space="preserve">: (a) Position of Lizard Island relative to the Turtle Group Islands, the site of adult </w:t>
      </w:r>
      <w:r w:rsidRPr="00B329AD">
        <w:rPr>
          <w:rFonts w:cs="Times New Roman"/>
          <w:i/>
        </w:rPr>
        <w:t>Sargassum</w:t>
      </w:r>
      <w:r>
        <w:t xml:space="preserve"> collection; (b) map of Lizard Island showing the location of the exposed reef flat and reef crest sites where the tile pairs were deployed,</w:t>
      </w:r>
      <w:r w:rsidRPr="00FA0611">
        <w:t xml:space="preserve"> </w:t>
      </w:r>
      <w:r>
        <w:t>and location of sheltered site where tiles were placed to allow the establishment of EAM assemblages. Modified from Hoey and Bellwood (2009).</w:t>
      </w:r>
    </w:p>
    <w:p w14:paraId="7B63AF2E" w14:textId="53EAF493" w:rsidR="00985019" w:rsidRDefault="00985019" w:rsidP="00985019">
      <w:pPr>
        <w:rPr>
          <w:b/>
        </w:rPr>
      </w:pPr>
    </w:p>
    <w:p w14:paraId="14225AE3" w14:textId="20ACA353" w:rsidR="008E667C" w:rsidRDefault="004C2A1A" w:rsidP="00026BD5">
      <w:pPr>
        <w:keepNext/>
        <w:rPr>
          <w:b/>
        </w:rPr>
      </w:pPr>
      <w:r>
        <w:t xml:space="preserve"> </w:t>
      </w:r>
    </w:p>
    <w:p w14:paraId="4F94B3EA" w14:textId="77777777" w:rsidR="0045721F" w:rsidRDefault="0045721F" w:rsidP="00985019">
      <w:pPr>
        <w:rPr>
          <w:b/>
        </w:rPr>
      </w:pPr>
    </w:p>
    <w:p w14:paraId="36ADF69E" w14:textId="77777777" w:rsidR="009A6E95" w:rsidRDefault="009A6E95">
      <w:pPr>
        <w:rPr>
          <w:b/>
        </w:rPr>
      </w:pPr>
      <w:r>
        <w:rPr>
          <w:b/>
        </w:rPr>
        <w:br w:type="page"/>
      </w:r>
    </w:p>
    <w:p w14:paraId="3A446BDA" w14:textId="771D3603" w:rsidR="00985019" w:rsidRDefault="00985019" w:rsidP="00985019">
      <w:pPr>
        <w:rPr>
          <w:b/>
        </w:rPr>
      </w:pPr>
      <w:r w:rsidRPr="00CE6957">
        <w:rPr>
          <w:b/>
        </w:rPr>
        <w:lastRenderedPageBreak/>
        <w:t xml:space="preserve">Height of turf between </w:t>
      </w:r>
      <w:r>
        <w:rPr>
          <w:b/>
        </w:rPr>
        <w:t>EAM with propagules</w:t>
      </w:r>
      <w:r w:rsidRPr="00CE6957">
        <w:rPr>
          <w:b/>
        </w:rPr>
        <w:t xml:space="preserve"> and </w:t>
      </w:r>
      <w:r>
        <w:rPr>
          <w:b/>
        </w:rPr>
        <w:t>EAM only</w:t>
      </w:r>
      <w:r w:rsidRPr="00CE6957">
        <w:rPr>
          <w:b/>
        </w:rPr>
        <w:t xml:space="preserve"> tiles</w:t>
      </w:r>
    </w:p>
    <w:p w14:paraId="2F13D3FA" w14:textId="77777777" w:rsidR="00985019" w:rsidRPr="00CE6957" w:rsidRDefault="00985019" w:rsidP="00985019">
      <w:pPr>
        <w:rPr>
          <w:b/>
        </w:rPr>
      </w:pPr>
    </w:p>
    <w:p w14:paraId="6DEA52A6" w14:textId="40A8A331" w:rsidR="00985019" w:rsidRDefault="0022385A" w:rsidP="00985019">
      <w:pPr>
        <w:pStyle w:val="Body"/>
      </w:pPr>
      <w:r>
        <w:t>The</w:t>
      </w:r>
      <w:r w:rsidRPr="00A623D2">
        <w:t xml:space="preserve"> height </w:t>
      </w:r>
      <w:r>
        <w:t>of turf assemblages on each tile</w:t>
      </w:r>
      <w:r w:rsidRPr="00A623D2">
        <w:t xml:space="preserve"> </w:t>
      </w:r>
      <w:r>
        <w:t xml:space="preserve">(both EAM only and EAM with </w:t>
      </w:r>
      <w:r>
        <w:rPr>
          <w:i/>
          <w:iCs/>
        </w:rPr>
        <w:t xml:space="preserve">Sargassum </w:t>
      </w:r>
      <w:r>
        <w:t>propagules) was estimated from images taken when the tiles were first deployed on the reef. M</w:t>
      </w:r>
      <w:r w:rsidR="00985019" w:rsidRPr="00A623D2">
        <w:t xml:space="preserve">easurements of turf height were taken from </w:t>
      </w:r>
      <w:r>
        <w:t xml:space="preserve">three random points on each image </w:t>
      </w:r>
      <w:r w:rsidR="00985019" w:rsidRPr="00A623D2">
        <w:t xml:space="preserve">using the </w:t>
      </w:r>
      <w:r>
        <w:t>software</w:t>
      </w:r>
      <w:r w:rsidRPr="00A623D2">
        <w:t xml:space="preserve"> </w:t>
      </w:r>
      <w:r w:rsidR="00985019" w:rsidRPr="00A623D2">
        <w:t>ImageJ</w:t>
      </w:r>
      <w:r w:rsidR="00985019">
        <w:t xml:space="preserve"> </w:t>
      </w:r>
    </w:p>
    <w:p w14:paraId="51719CF2" w14:textId="77777777" w:rsidR="00985019" w:rsidRDefault="00985019" w:rsidP="00985019">
      <w:pPr>
        <w:pStyle w:val="Body"/>
        <w:ind w:firstLine="720"/>
      </w:pPr>
      <w:r w:rsidRPr="00A623D2">
        <w:t xml:space="preserve">To examine if the height of turf differed between </w:t>
      </w:r>
      <w:r w:rsidRPr="00F43E36">
        <w:t>EAM</w:t>
      </w:r>
      <w:r>
        <w:t xml:space="preserve"> only</w:t>
      </w:r>
      <w:r w:rsidRPr="00A623D2">
        <w:t xml:space="preserve"> and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>tiles, a generalised linear model was fitted using the function ‘</w:t>
      </w:r>
      <w:proofErr w:type="spellStart"/>
      <w:r w:rsidRPr="00A623D2">
        <w:t>stan_glm</w:t>
      </w:r>
      <w:proofErr w:type="spellEnd"/>
      <w:r w:rsidRPr="00A623D2">
        <w:t>’, with turf height (mm) as the response variable. Substrate (</w:t>
      </w:r>
      <w:r w:rsidRPr="00F43E36">
        <w:t>EAM</w:t>
      </w:r>
      <w:r>
        <w:t xml:space="preserve"> only</w:t>
      </w:r>
      <w:r w:rsidRPr="00A623D2">
        <w:t xml:space="preserve"> or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>tile) was included as a fixed factor. The model was fitted with a Gaussian error distribution with an identity link transformation and weakly informative priors on intercept (</w:t>
      </w:r>
      <w:proofErr w:type="gramStart"/>
      <w:r w:rsidRPr="00A623D2">
        <w:t>normal(</w:t>
      </w:r>
      <w:proofErr w:type="gramEnd"/>
      <w:r w:rsidRPr="00A623D2">
        <w:t>0,10)) and slope coefficients (normal(0,10)) and error standard deviation (</w:t>
      </w:r>
      <w:proofErr w:type="spellStart"/>
      <w:r w:rsidRPr="00A623D2">
        <w:t>cauchy</w:t>
      </w:r>
      <w:proofErr w:type="spellEnd"/>
      <w:r w:rsidRPr="00A623D2">
        <w:t xml:space="preserve">(0,5)). Three chains were used, with 4000 iterations, a warmup of 2000 and a thinning factor of three. </w:t>
      </w:r>
    </w:p>
    <w:p w14:paraId="0E9EC676" w14:textId="77777777" w:rsidR="00985019" w:rsidRDefault="00985019" w:rsidP="00985019">
      <w:pPr>
        <w:pStyle w:val="Body"/>
        <w:ind w:firstLine="720"/>
      </w:pPr>
      <w:r w:rsidRPr="00A623D2">
        <w:t xml:space="preserve">The analysis of turf height between </w:t>
      </w:r>
      <w:r w:rsidRPr="00F43E36">
        <w:t>EAM</w:t>
      </w:r>
      <w:r>
        <w:t xml:space="preserve"> only</w:t>
      </w:r>
      <w:r w:rsidRPr="00A623D2">
        <w:t xml:space="preserve"> and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 xml:space="preserve">tiles revealed that there was no significant difference in the height of turf between the substrate types, with the turf growing on the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 xml:space="preserve">tiles averaging a height of 3.77 [3.18, 4.28] mm and the turf on </w:t>
      </w:r>
      <w:r w:rsidRPr="00F43E36">
        <w:t>EAM</w:t>
      </w:r>
      <w:r>
        <w:t xml:space="preserve"> only</w:t>
      </w:r>
      <w:r w:rsidRPr="00A623D2">
        <w:t xml:space="preserve"> tiles averaging a height of 4.17 [3.58, 4.74] mm.</w:t>
      </w:r>
    </w:p>
    <w:p w14:paraId="7C304879" w14:textId="77777777" w:rsidR="00985019" w:rsidRDefault="00985019" w:rsidP="00985019"/>
    <w:p w14:paraId="216762B1" w14:textId="77777777" w:rsidR="00985019" w:rsidRPr="00DF2557" w:rsidRDefault="00985019" w:rsidP="00026BD5">
      <w:pPr>
        <w:keepNext/>
        <w:rPr>
          <w:rFonts w:eastAsia="Times New Roman"/>
          <w:color w:val="000000"/>
          <w:lang w:val="en-GB" w:eastAsia="zh-CN"/>
        </w:rPr>
      </w:pPr>
    </w:p>
    <w:p w14:paraId="1641D581" w14:textId="77777777" w:rsidR="00985019" w:rsidRPr="00DF2557" w:rsidRDefault="00985019" w:rsidP="00985019">
      <w:pPr>
        <w:rPr>
          <w:lang w:val="pt-BR"/>
        </w:rPr>
      </w:pPr>
    </w:p>
    <w:p w14:paraId="6C3D79EC" w14:textId="77777777" w:rsidR="009A6E95" w:rsidRDefault="009A6E95">
      <w:pPr>
        <w:rPr>
          <w:rFonts w:eastAsiaTheme="minorEastAsia" w:cstheme="minorBidi"/>
          <w:iCs/>
          <w:color w:val="000000" w:themeColor="text1"/>
          <w:sz w:val="20"/>
          <w:szCs w:val="18"/>
          <w:lang w:eastAsia="ja-JP"/>
        </w:rPr>
      </w:pPr>
      <w:r>
        <w:br w:type="page"/>
      </w:r>
    </w:p>
    <w:p w14:paraId="76A87660" w14:textId="129EAC1C" w:rsidR="00985019" w:rsidRPr="00F43E36" w:rsidRDefault="00985019" w:rsidP="00985019">
      <w:pPr>
        <w:pStyle w:val="Caption"/>
        <w:keepNext/>
        <w:rPr>
          <w:i/>
        </w:rPr>
      </w:pPr>
      <w:r w:rsidRPr="00026BD5">
        <w:rPr>
          <w:b/>
          <w:bCs/>
        </w:rPr>
        <w:lastRenderedPageBreak/>
        <w:t xml:space="preserve">Table </w:t>
      </w:r>
      <w:r w:rsidR="00030168" w:rsidRPr="00026BD5">
        <w:rPr>
          <w:b/>
          <w:bCs/>
        </w:rPr>
        <w:t>S</w:t>
      </w:r>
      <w:r w:rsidRPr="00026BD5">
        <w:rPr>
          <w:b/>
          <w:bCs/>
        </w:rPr>
        <w:t>1</w:t>
      </w:r>
      <w:r w:rsidRPr="00F43E36">
        <w:t xml:space="preserve">: List of all fish species that </w:t>
      </w:r>
      <w:r w:rsidR="00745DB2">
        <w:t>were observed taking</w:t>
      </w:r>
      <w:r w:rsidRPr="00F43E36">
        <w:t xml:space="preserve"> bites on exposed </w:t>
      </w:r>
      <w:r w:rsidR="00745DB2">
        <w:t xml:space="preserve">(i.e., uncaged) </w:t>
      </w:r>
      <w:r w:rsidRPr="00F43E36">
        <w:t>tiles</w:t>
      </w:r>
      <w:r w:rsidR="00745DB2">
        <w:t>. The total number of bites recorded over the five days of video (for both sites and habitats pooled), and the proportion of bites from</w:t>
      </w:r>
      <w:r w:rsidRPr="00F43E36">
        <w:t xml:space="preserve"> </w:t>
      </w:r>
      <w:r>
        <w:t xml:space="preserve">EAM only </w:t>
      </w:r>
      <w:r w:rsidR="00745DB2">
        <w:t>vs</w:t>
      </w:r>
      <w:r>
        <w:t xml:space="preserve"> EAM </w:t>
      </w:r>
      <w:r w:rsidR="00745DB2">
        <w:t xml:space="preserve">containing </w:t>
      </w:r>
      <w:r w:rsidR="00745DB2">
        <w:rPr>
          <w:i/>
          <w:iCs w:val="0"/>
        </w:rPr>
        <w:t xml:space="preserve">Sargassum </w:t>
      </w:r>
      <w:r>
        <w:t>propagules</w:t>
      </w:r>
      <w:r w:rsidRPr="00F43E36">
        <w:t xml:space="preserve"> </w:t>
      </w:r>
      <w:r w:rsidR="00745DB2">
        <w:t>are given</w:t>
      </w:r>
      <w:r w:rsidRPr="00F43E36">
        <w:t xml:space="preserve">. The highest </w:t>
      </w:r>
      <w:r w:rsidR="00745DB2">
        <w:t>proportion of bites for each species</w:t>
      </w:r>
      <w:r w:rsidRPr="00F43E36">
        <w:t xml:space="preserve"> is </w:t>
      </w:r>
      <w:r w:rsidR="00745DB2">
        <w:t>shown in</w:t>
      </w:r>
      <w:r w:rsidRPr="00F43E36">
        <w:t xml:space="preserve"> bold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7"/>
        <w:gridCol w:w="1381"/>
        <w:gridCol w:w="2750"/>
        <w:gridCol w:w="2012"/>
      </w:tblGrid>
      <w:tr w:rsidR="00745DB2" w:rsidRPr="00304840" w14:paraId="41E6B1EE" w14:textId="77777777" w:rsidTr="00745DB2">
        <w:tc>
          <w:tcPr>
            <w:tcW w:w="2867" w:type="dxa"/>
          </w:tcPr>
          <w:p w14:paraId="37D229C7" w14:textId="77777777" w:rsidR="00745DB2" w:rsidRPr="00745DB2" w:rsidRDefault="00745DB2" w:rsidP="000C6A5A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745DB2">
              <w:rPr>
                <w:rFonts w:ascii="Times New Roman" w:hAnsi="Times New Roman" w:cs="Times New Roman"/>
                <w:b/>
                <w:bCs/>
                <w:lang w:val="pt-BR"/>
              </w:rPr>
              <w:t>Fish species</w:t>
            </w:r>
          </w:p>
        </w:tc>
        <w:tc>
          <w:tcPr>
            <w:tcW w:w="1381" w:type="dxa"/>
          </w:tcPr>
          <w:p w14:paraId="274A3B0B" w14:textId="14D8ABEC" w:rsidR="00745DB2" w:rsidRPr="00745DB2" w:rsidRDefault="00745DB2" w:rsidP="000C6A5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45DB2">
              <w:rPr>
                <w:rFonts w:ascii="Times New Roman" w:hAnsi="Times New Roman" w:cs="Times New Roman"/>
                <w:b/>
                <w:bCs/>
              </w:rPr>
              <w:t>Total bites</w:t>
            </w:r>
          </w:p>
        </w:tc>
        <w:tc>
          <w:tcPr>
            <w:tcW w:w="2750" w:type="dxa"/>
          </w:tcPr>
          <w:p w14:paraId="14997629" w14:textId="1B59E66A" w:rsidR="00745DB2" w:rsidRPr="00745DB2" w:rsidRDefault="00A842C3" w:rsidP="000C6A5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Proportion of</w:t>
            </w:r>
            <w:r w:rsidR="00745DB2" w:rsidRPr="00745DB2">
              <w:rPr>
                <w:rFonts w:ascii="Times New Roman" w:hAnsi="Times New Roman" w:cs="Times New Roman"/>
                <w:b/>
                <w:bCs/>
              </w:rPr>
              <w:t xml:space="preserve"> bites on EAM with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Sargassum </w:t>
            </w:r>
            <w:r w:rsidR="00745DB2" w:rsidRPr="00745DB2">
              <w:rPr>
                <w:rFonts w:ascii="Times New Roman" w:hAnsi="Times New Roman" w:cs="Times New Roman"/>
                <w:b/>
                <w:bCs/>
              </w:rPr>
              <w:t xml:space="preserve">propagules </w:t>
            </w:r>
          </w:p>
        </w:tc>
        <w:tc>
          <w:tcPr>
            <w:tcW w:w="2012" w:type="dxa"/>
          </w:tcPr>
          <w:p w14:paraId="5E56C594" w14:textId="7B86A011" w:rsidR="00745DB2" w:rsidRPr="00745DB2" w:rsidRDefault="00A842C3" w:rsidP="000C6A5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Proportion</w:t>
            </w:r>
            <w:r w:rsidR="00745DB2" w:rsidRPr="00745DB2">
              <w:rPr>
                <w:rFonts w:ascii="Times New Roman" w:hAnsi="Times New Roman" w:cs="Times New Roman"/>
                <w:b/>
                <w:bCs/>
              </w:rPr>
              <w:t xml:space="preserve"> of bites on EAM only tiles</w:t>
            </w:r>
          </w:p>
        </w:tc>
      </w:tr>
      <w:tr w:rsidR="00A842C3" w:rsidRPr="00304840" w14:paraId="20E094CF" w14:textId="77777777" w:rsidTr="004334DD">
        <w:tc>
          <w:tcPr>
            <w:tcW w:w="2867" w:type="dxa"/>
          </w:tcPr>
          <w:p w14:paraId="50B01371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stictus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    </w:t>
            </w:r>
          </w:p>
        </w:tc>
        <w:tc>
          <w:tcPr>
            <w:tcW w:w="1381" w:type="dxa"/>
          </w:tcPr>
          <w:p w14:paraId="0DE6B96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32,838</w:t>
            </w:r>
          </w:p>
        </w:tc>
        <w:tc>
          <w:tcPr>
            <w:tcW w:w="2750" w:type="dxa"/>
          </w:tcPr>
          <w:p w14:paraId="67639F1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0.43</w:t>
            </w:r>
          </w:p>
        </w:tc>
        <w:tc>
          <w:tcPr>
            <w:tcW w:w="2012" w:type="dxa"/>
          </w:tcPr>
          <w:p w14:paraId="73DA830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0.57</w:t>
            </w:r>
          </w:p>
        </w:tc>
      </w:tr>
      <w:tr w:rsidR="00A842C3" w:rsidRPr="00304840" w14:paraId="3F7B1472" w14:textId="77777777" w:rsidTr="004334DD">
        <w:tc>
          <w:tcPr>
            <w:tcW w:w="2867" w:type="dxa"/>
          </w:tcPr>
          <w:p w14:paraId="42275878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Scarus schlegeli             </w:t>
            </w:r>
          </w:p>
        </w:tc>
        <w:tc>
          <w:tcPr>
            <w:tcW w:w="1381" w:type="dxa"/>
          </w:tcPr>
          <w:p w14:paraId="7A79C0D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1040</w:t>
            </w:r>
          </w:p>
        </w:tc>
        <w:tc>
          <w:tcPr>
            <w:tcW w:w="2750" w:type="dxa"/>
          </w:tcPr>
          <w:p w14:paraId="2BE802B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0.40</w:t>
            </w:r>
          </w:p>
        </w:tc>
        <w:tc>
          <w:tcPr>
            <w:tcW w:w="2012" w:type="dxa"/>
          </w:tcPr>
          <w:p w14:paraId="7EBD4E8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0.60</w:t>
            </w:r>
          </w:p>
        </w:tc>
      </w:tr>
      <w:tr w:rsidR="00A842C3" w:rsidRPr="00304840" w14:paraId="19A18D73" w14:textId="77777777" w:rsidTr="004334DD">
        <w:tc>
          <w:tcPr>
            <w:tcW w:w="2867" w:type="dxa"/>
          </w:tcPr>
          <w:p w14:paraId="10E29BD1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Salarias alboguttatus          </w:t>
            </w:r>
          </w:p>
        </w:tc>
        <w:tc>
          <w:tcPr>
            <w:tcW w:w="1381" w:type="dxa"/>
          </w:tcPr>
          <w:p w14:paraId="60804FE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686</w:t>
            </w:r>
          </w:p>
        </w:tc>
        <w:tc>
          <w:tcPr>
            <w:tcW w:w="2750" w:type="dxa"/>
          </w:tcPr>
          <w:p w14:paraId="35864CD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0.29</w:t>
            </w:r>
          </w:p>
        </w:tc>
        <w:tc>
          <w:tcPr>
            <w:tcW w:w="2012" w:type="dxa"/>
          </w:tcPr>
          <w:p w14:paraId="7C3F0B4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0.71</w:t>
            </w:r>
          </w:p>
        </w:tc>
      </w:tr>
      <w:tr w:rsidR="00A842C3" w:rsidRPr="00304840" w14:paraId="3F723A58" w14:textId="77777777" w:rsidTr="004334DD">
        <w:tc>
          <w:tcPr>
            <w:tcW w:w="2867" w:type="dxa"/>
          </w:tcPr>
          <w:p w14:paraId="6257104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Ctenochaetus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striatus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</w:t>
            </w:r>
          </w:p>
        </w:tc>
        <w:tc>
          <w:tcPr>
            <w:tcW w:w="1381" w:type="dxa"/>
          </w:tcPr>
          <w:p w14:paraId="41186BA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408</w:t>
            </w:r>
          </w:p>
        </w:tc>
        <w:tc>
          <w:tcPr>
            <w:tcW w:w="2750" w:type="dxa"/>
          </w:tcPr>
          <w:p w14:paraId="60E7C92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0.52</w:t>
            </w:r>
          </w:p>
        </w:tc>
        <w:tc>
          <w:tcPr>
            <w:tcW w:w="2012" w:type="dxa"/>
          </w:tcPr>
          <w:p w14:paraId="371BC57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0.48</w:t>
            </w:r>
          </w:p>
        </w:tc>
      </w:tr>
      <w:tr w:rsidR="00A842C3" w:rsidRPr="00304840" w14:paraId="39E17F0A" w14:textId="77777777" w:rsidTr="004334DD">
        <w:tc>
          <w:tcPr>
            <w:tcW w:w="2867" w:type="dxa"/>
          </w:tcPr>
          <w:p w14:paraId="415B0E7C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Salarias fasciatus             </w:t>
            </w:r>
          </w:p>
        </w:tc>
        <w:tc>
          <w:tcPr>
            <w:tcW w:w="1381" w:type="dxa"/>
          </w:tcPr>
          <w:p w14:paraId="5D47887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313</w:t>
            </w:r>
          </w:p>
        </w:tc>
        <w:tc>
          <w:tcPr>
            <w:tcW w:w="2750" w:type="dxa"/>
          </w:tcPr>
          <w:p w14:paraId="1C4BCF65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0.498</w:t>
            </w:r>
          </w:p>
        </w:tc>
        <w:tc>
          <w:tcPr>
            <w:tcW w:w="2012" w:type="dxa"/>
          </w:tcPr>
          <w:p w14:paraId="23602112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0.502</w:t>
            </w:r>
          </w:p>
        </w:tc>
      </w:tr>
      <w:tr w:rsidR="00A842C3" w:rsidRPr="00304840" w14:paraId="79949DF4" w14:textId="77777777" w:rsidTr="004334DD">
        <w:tc>
          <w:tcPr>
            <w:tcW w:w="2867" w:type="dxa"/>
          </w:tcPr>
          <w:p w14:paraId="64ADAD6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chrysurus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  </w:t>
            </w:r>
          </w:p>
        </w:tc>
        <w:tc>
          <w:tcPr>
            <w:tcW w:w="1381" w:type="dxa"/>
          </w:tcPr>
          <w:p w14:paraId="75E2357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245</w:t>
            </w:r>
          </w:p>
        </w:tc>
        <w:tc>
          <w:tcPr>
            <w:tcW w:w="2750" w:type="dxa"/>
          </w:tcPr>
          <w:p w14:paraId="022A5E71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0.32</w:t>
            </w:r>
          </w:p>
        </w:tc>
        <w:tc>
          <w:tcPr>
            <w:tcW w:w="2012" w:type="dxa"/>
          </w:tcPr>
          <w:p w14:paraId="2E75D5B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0.68</w:t>
            </w:r>
          </w:p>
        </w:tc>
      </w:tr>
      <w:tr w:rsidR="00A842C3" w:rsidRPr="00304840" w14:paraId="2DB1AEFC" w14:textId="77777777" w:rsidTr="004334DD">
        <w:tc>
          <w:tcPr>
            <w:tcW w:w="2867" w:type="dxa"/>
          </w:tcPr>
          <w:p w14:paraId="0ADC93F4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Pomacentrus wardi               </w:t>
            </w:r>
          </w:p>
        </w:tc>
        <w:tc>
          <w:tcPr>
            <w:tcW w:w="1381" w:type="dxa"/>
          </w:tcPr>
          <w:p w14:paraId="4B24BB4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201</w:t>
            </w:r>
          </w:p>
        </w:tc>
        <w:tc>
          <w:tcPr>
            <w:tcW w:w="2750" w:type="dxa"/>
          </w:tcPr>
          <w:p w14:paraId="5B3253A2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0.21</w:t>
            </w:r>
          </w:p>
        </w:tc>
        <w:tc>
          <w:tcPr>
            <w:tcW w:w="2012" w:type="dxa"/>
          </w:tcPr>
          <w:p w14:paraId="34BF65D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0.79</w:t>
            </w:r>
          </w:p>
        </w:tc>
      </w:tr>
      <w:tr w:rsidR="00A842C3" w:rsidRPr="00304840" w14:paraId="28A56186" w14:textId="77777777" w:rsidTr="004334DD">
        <w:tc>
          <w:tcPr>
            <w:tcW w:w="2867" w:type="dxa"/>
          </w:tcPr>
          <w:p w14:paraId="52646839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Stegastes apicalis             </w:t>
            </w:r>
          </w:p>
        </w:tc>
        <w:tc>
          <w:tcPr>
            <w:tcW w:w="1381" w:type="dxa"/>
          </w:tcPr>
          <w:p w14:paraId="70FF352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186</w:t>
            </w:r>
          </w:p>
        </w:tc>
        <w:tc>
          <w:tcPr>
            <w:tcW w:w="2750" w:type="dxa"/>
          </w:tcPr>
          <w:p w14:paraId="09A759A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0.55</w:t>
            </w:r>
          </w:p>
        </w:tc>
        <w:tc>
          <w:tcPr>
            <w:tcW w:w="2012" w:type="dxa"/>
          </w:tcPr>
          <w:p w14:paraId="7427744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0.45</w:t>
            </w:r>
          </w:p>
        </w:tc>
      </w:tr>
      <w:tr w:rsidR="00A842C3" w:rsidRPr="00304840" w14:paraId="52931EEE" w14:textId="77777777" w:rsidTr="004334DD">
        <w:tc>
          <w:tcPr>
            <w:tcW w:w="2867" w:type="dxa"/>
          </w:tcPr>
          <w:p w14:paraId="49935D09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Acanthurus nigrofuscus         </w:t>
            </w:r>
          </w:p>
        </w:tc>
        <w:tc>
          <w:tcPr>
            <w:tcW w:w="1381" w:type="dxa"/>
          </w:tcPr>
          <w:p w14:paraId="3565048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185</w:t>
            </w:r>
          </w:p>
        </w:tc>
        <w:tc>
          <w:tcPr>
            <w:tcW w:w="2750" w:type="dxa"/>
          </w:tcPr>
          <w:p w14:paraId="7F6A815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0.35</w:t>
            </w:r>
          </w:p>
        </w:tc>
        <w:tc>
          <w:tcPr>
            <w:tcW w:w="2012" w:type="dxa"/>
          </w:tcPr>
          <w:p w14:paraId="33F17E9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0.65</w:t>
            </w:r>
          </w:p>
        </w:tc>
      </w:tr>
      <w:tr w:rsidR="00A842C3" w:rsidRPr="00304840" w14:paraId="5776C5EE" w14:textId="77777777" w:rsidTr="004334DD">
        <w:tc>
          <w:tcPr>
            <w:tcW w:w="2867" w:type="dxa"/>
          </w:tcPr>
          <w:p w14:paraId="1C3E0D78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yaeyamaensis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  </w:t>
            </w:r>
          </w:p>
        </w:tc>
        <w:tc>
          <w:tcPr>
            <w:tcW w:w="1381" w:type="dxa"/>
          </w:tcPr>
          <w:p w14:paraId="13978538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79</w:t>
            </w:r>
          </w:p>
          <w:p w14:paraId="36DE79E7" w14:textId="77777777" w:rsidR="00A842C3" w:rsidRPr="00A842C3" w:rsidRDefault="00A842C3" w:rsidP="004334DD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750" w:type="dxa"/>
          </w:tcPr>
          <w:p w14:paraId="0FF7747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0.38</w:t>
            </w:r>
          </w:p>
        </w:tc>
        <w:tc>
          <w:tcPr>
            <w:tcW w:w="2012" w:type="dxa"/>
          </w:tcPr>
          <w:p w14:paraId="233C32D4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0.62</w:t>
            </w:r>
          </w:p>
        </w:tc>
      </w:tr>
      <w:tr w:rsidR="00A842C3" w:rsidRPr="00304840" w14:paraId="4A1BC99C" w14:textId="77777777" w:rsidTr="004334DD">
        <w:tc>
          <w:tcPr>
            <w:tcW w:w="2867" w:type="dxa"/>
          </w:tcPr>
          <w:p w14:paraId="07E4DAD5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Stegastes nigricans             </w:t>
            </w:r>
          </w:p>
        </w:tc>
        <w:tc>
          <w:tcPr>
            <w:tcW w:w="1381" w:type="dxa"/>
          </w:tcPr>
          <w:p w14:paraId="71ABC5C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64</w:t>
            </w:r>
          </w:p>
        </w:tc>
        <w:tc>
          <w:tcPr>
            <w:tcW w:w="2750" w:type="dxa"/>
          </w:tcPr>
          <w:p w14:paraId="65CEC65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0.23</w:t>
            </w:r>
          </w:p>
        </w:tc>
        <w:tc>
          <w:tcPr>
            <w:tcW w:w="2012" w:type="dxa"/>
          </w:tcPr>
          <w:p w14:paraId="489D0028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0.77</w:t>
            </w:r>
          </w:p>
        </w:tc>
      </w:tr>
      <w:tr w:rsidR="00A842C3" w:rsidRPr="00304840" w14:paraId="254411F1" w14:textId="77777777" w:rsidTr="004334DD">
        <w:trPr>
          <w:trHeight w:val="293"/>
        </w:trPr>
        <w:tc>
          <w:tcPr>
            <w:tcW w:w="2867" w:type="dxa"/>
          </w:tcPr>
          <w:p w14:paraId="7F18323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aequalis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      </w:t>
            </w:r>
          </w:p>
        </w:tc>
        <w:tc>
          <w:tcPr>
            <w:tcW w:w="1381" w:type="dxa"/>
          </w:tcPr>
          <w:p w14:paraId="5E4B6EB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34</w:t>
            </w:r>
          </w:p>
        </w:tc>
        <w:tc>
          <w:tcPr>
            <w:tcW w:w="2750" w:type="dxa"/>
          </w:tcPr>
          <w:p w14:paraId="0EE2B9A6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0.41</w:t>
            </w:r>
          </w:p>
        </w:tc>
        <w:tc>
          <w:tcPr>
            <w:tcW w:w="2012" w:type="dxa"/>
          </w:tcPr>
          <w:p w14:paraId="2AF8C902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0.59</w:t>
            </w:r>
          </w:p>
        </w:tc>
      </w:tr>
      <w:tr w:rsidR="00A842C3" w:rsidRPr="00304840" w14:paraId="226D23FC" w14:textId="77777777" w:rsidTr="004334DD">
        <w:tc>
          <w:tcPr>
            <w:tcW w:w="2867" w:type="dxa"/>
          </w:tcPr>
          <w:p w14:paraId="3F711794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bicolor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                </w:t>
            </w:r>
          </w:p>
        </w:tc>
        <w:tc>
          <w:tcPr>
            <w:tcW w:w="1381" w:type="dxa"/>
          </w:tcPr>
          <w:p w14:paraId="70A2581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32</w:t>
            </w:r>
          </w:p>
        </w:tc>
        <w:tc>
          <w:tcPr>
            <w:tcW w:w="2750" w:type="dxa"/>
          </w:tcPr>
          <w:p w14:paraId="1F1B381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0.84</w:t>
            </w:r>
          </w:p>
        </w:tc>
        <w:tc>
          <w:tcPr>
            <w:tcW w:w="2012" w:type="dxa"/>
          </w:tcPr>
          <w:p w14:paraId="72437F0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0.16</w:t>
            </w:r>
          </w:p>
        </w:tc>
      </w:tr>
      <w:tr w:rsidR="00A842C3" w:rsidRPr="00304840" w14:paraId="3F60302A" w14:textId="77777777" w:rsidTr="004334DD">
        <w:tc>
          <w:tcPr>
            <w:tcW w:w="2867" w:type="dxa"/>
          </w:tcPr>
          <w:p w14:paraId="56958F76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moluccensis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</w:t>
            </w:r>
          </w:p>
        </w:tc>
        <w:tc>
          <w:tcPr>
            <w:tcW w:w="1381" w:type="dxa"/>
          </w:tcPr>
          <w:p w14:paraId="42AD7C75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23</w:t>
            </w:r>
          </w:p>
        </w:tc>
        <w:tc>
          <w:tcPr>
            <w:tcW w:w="2750" w:type="dxa"/>
          </w:tcPr>
          <w:p w14:paraId="148C5F2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0.09</w:t>
            </w:r>
          </w:p>
        </w:tc>
        <w:tc>
          <w:tcPr>
            <w:tcW w:w="2012" w:type="dxa"/>
          </w:tcPr>
          <w:p w14:paraId="682A71E4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0.91</w:t>
            </w:r>
          </w:p>
        </w:tc>
      </w:tr>
      <w:tr w:rsidR="00A842C3" w:rsidRPr="00304840" w14:paraId="29C6E25D" w14:textId="77777777" w:rsidTr="004334DD">
        <w:tc>
          <w:tcPr>
            <w:tcW w:w="2867" w:type="dxa"/>
          </w:tcPr>
          <w:p w14:paraId="0A69F08E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milleri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              </w:t>
            </w:r>
          </w:p>
        </w:tc>
        <w:tc>
          <w:tcPr>
            <w:tcW w:w="1381" w:type="dxa"/>
          </w:tcPr>
          <w:p w14:paraId="1D3E24EC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20</w:t>
            </w:r>
          </w:p>
        </w:tc>
        <w:tc>
          <w:tcPr>
            <w:tcW w:w="2750" w:type="dxa"/>
          </w:tcPr>
          <w:p w14:paraId="741B2116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0.15</w:t>
            </w:r>
          </w:p>
        </w:tc>
        <w:tc>
          <w:tcPr>
            <w:tcW w:w="2012" w:type="dxa"/>
          </w:tcPr>
          <w:p w14:paraId="4FD1416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0.85</w:t>
            </w:r>
          </w:p>
        </w:tc>
      </w:tr>
      <w:tr w:rsidR="00A842C3" w:rsidRPr="00304840" w14:paraId="2F0E7BD7" w14:textId="77777777" w:rsidTr="004334DD">
        <w:trPr>
          <w:trHeight w:hRule="exact" w:val="309"/>
        </w:trPr>
        <w:tc>
          <w:tcPr>
            <w:tcW w:w="2867" w:type="dxa"/>
          </w:tcPr>
          <w:p w14:paraId="13681CAA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Dischistodus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spp.                </w:t>
            </w:r>
          </w:p>
        </w:tc>
        <w:tc>
          <w:tcPr>
            <w:tcW w:w="1381" w:type="dxa"/>
          </w:tcPr>
          <w:p w14:paraId="1C2065D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14</w:t>
            </w:r>
          </w:p>
        </w:tc>
        <w:tc>
          <w:tcPr>
            <w:tcW w:w="2750" w:type="dxa"/>
          </w:tcPr>
          <w:p w14:paraId="21EF0EB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0.14</w:t>
            </w:r>
          </w:p>
        </w:tc>
        <w:tc>
          <w:tcPr>
            <w:tcW w:w="2012" w:type="dxa"/>
          </w:tcPr>
          <w:p w14:paraId="6B15669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0.86</w:t>
            </w:r>
          </w:p>
        </w:tc>
      </w:tr>
      <w:tr w:rsidR="00A842C3" w:rsidRPr="00304840" w14:paraId="4F808AC6" w14:textId="77777777" w:rsidTr="004334DD">
        <w:tc>
          <w:tcPr>
            <w:tcW w:w="2867" w:type="dxa"/>
          </w:tcPr>
          <w:p w14:paraId="45B7B6D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Zebrasoma scopas</w:t>
            </w:r>
          </w:p>
        </w:tc>
        <w:tc>
          <w:tcPr>
            <w:tcW w:w="1381" w:type="dxa"/>
          </w:tcPr>
          <w:p w14:paraId="33EE417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14</w:t>
            </w:r>
          </w:p>
        </w:tc>
        <w:tc>
          <w:tcPr>
            <w:tcW w:w="2750" w:type="dxa"/>
          </w:tcPr>
          <w:p w14:paraId="5652CA5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0.07</w:t>
            </w:r>
          </w:p>
        </w:tc>
        <w:tc>
          <w:tcPr>
            <w:tcW w:w="2012" w:type="dxa"/>
          </w:tcPr>
          <w:p w14:paraId="4128A64C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0.93</w:t>
            </w:r>
          </w:p>
        </w:tc>
      </w:tr>
      <w:tr w:rsidR="00A842C3" w:rsidRPr="00304840" w14:paraId="4AA8E6CD" w14:textId="77777777" w:rsidTr="004334DD">
        <w:tc>
          <w:tcPr>
            <w:tcW w:w="2867" w:type="dxa"/>
          </w:tcPr>
          <w:p w14:paraId="3F831DB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Cirripectes sp.                  </w:t>
            </w:r>
          </w:p>
        </w:tc>
        <w:tc>
          <w:tcPr>
            <w:tcW w:w="1381" w:type="dxa"/>
          </w:tcPr>
          <w:p w14:paraId="2417D4B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10</w:t>
            </w:r>
          </w:p>
        </w:tc>
        <w:tc>
          <w:tcPr>
            <w:tcW w:w="2750" w:type="dxa"/>
          </w:tcPr>
          <w:p w14:paraId="41484526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0.40</w:t>
            </w:r>
          </w:p>
        </w:tc>
        <w:tc>
          <w:tcPr>
            <w:tcW w:w="2012" w:type="dxa"/>
          </w:tcPr>
          <w:p w14:paraId="0C91A66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0.60</w:t>
            </w:r>
          </w:p>
        </w:tc>
      </w:tr>
      <w:tr w:rsidR="00A842C3" w:rsidRPr="00304840" w14:paraId="1393F871" w14:textId="77777777" w:rsidTr="004334DD">
        <w:tc>
          <w:tcPr>
            <w:tcW w:w="2867" w:type="dxa"/>
          </w:tcPr>
          <w:p w14:paraId="4CAB2136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australis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  </w:t>
            </w:r>
          </w:p>
        </w:tc>
        <w:tc>
          <w:tcPr>
            <w:tcW w:w="1381" w:type="dxa"/>
          </w:tcPr>
          <w:p w14:paraId="5C25ED2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6</w:t>
            </w:r>
          </w:p>
        </w:tc>
        <w:tc>
          <w:tcPr>
            <w:tcW w:w="2750" w:type="dxa"/>
          </w:tcPr>
          <w:p w14:paraId="3608F26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0.17</w:t>
            </w:r>
          </w:p>
        </w:tc>
        <w:tc>
          <w:tcPr>
            <w:tcW w:w="2012" w:type="dxa"/>
          </w:tcPr>
          <w:p w14:paraId="10471F9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0.83</w:t>
            </w:r>
          </w:p>
        </w:tc>
      </w:tr>
      <w:tr w:rsidR="00A842C3" w:rsidRPr="00304840" w14:paraId="569A3D0E" w14:textId="77777777" w:rsidTr="004334DD">
        <w:tc>
          <w:tcPr>
            <w:tcW w:w="2867" w:type="dxa"/>
          </w:tcPr>
          <w:p w14:paraId="2EAEC1F2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Scarus flavipectoralis        </w:t>
            </w:r>
          </w:p>
        </w:tc>
        <w:tc>
          <w:tcPr>
            <w:tcW w:w="1381" w:type="dxa"/>
          </w:tcPr>
          <w:p w14:paraId="015331E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</w:t>
            </w:r>
          </w:p>
        </w:tc>
        <w:tc>
          <w:tcPr>
            <w:tcW w:w="2750" w:type="dxa"/>
          </w:tcPr>
          <w:p w14:paraId="6FAE9F0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</w:t>
            </w:r>
          </w:p>
        </w:tc>
        <w:tc>
          <w:tcPr>
            <w:tcW w:w="2012" w:type="dxa"/>
          </w:tcPr>
          <w:p w14:paraId="19185C51" w14:textId="762533AD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1.00</w:t>
            </w:r>
          </w:p>
        </w:tc>
      </w:tr>
      <w:tr w:rsidR="00745DB2" w:rsidRPr="00304840" w14:paraId="5E399CF6" w14:textId="77777777" w:rsidTr="00745DB2">
        <w:tc>
          <w:tcPr>
            <w:tcW w:w="2867" w:type="dxa"/>
          </w:tcPr>
          <w:p w14:paraId="4A44D845" w14:textId="77777777" w:rsidR="00745DB2" w:rsidRPr="00304840" w:rsidRDefault="00745DB2" w:rsidP="000C6A5A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Acanthurus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dussumieri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</w:t>
            </w:r>
          </w:p>
        </w:tc>
        <w:tc>
          <w:tcPr>
            <w:tcW w:w="1381" w:type="dxa"/>
          </w:tcPr>
          <w:p w14:paraId="2B967D25" w14:textId="77777777" w:rsidR="00745DB2" w:rsidRPr="00A842C3" w:rsidRDefault="00745DB2" w:rsidP="000C6A5A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</w:t>
            </w:r>
          </w:p>
          <w:p w14:paraId="3FC0F4D5" w14:textId="069F629B" w:rsidR="00745DB2" w:rsidRPr="00A842C3" w:rsidRDefault="00745DB2" w:rsidP="00745DB2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750" w:type="dxa"/>
          </w:tcPr>
          <w:p w14:paraId="4E299C9E" w14:textId="65C7DEF3" w:rsidR="00745DB2" w:rsidRPr="00A842C3" w:rsidRDefault="00745DB2" w:rsidP="000C6A5A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</w:t>
            </w:r>
          </w:p>
        </w:tc>
        <w:tc>
          <w:tcPr>
            <w:tcW w:w="2012" w:type="dxa"/>
          </w:tcPr>
          <w:p w14:paraId="2D6A332A" w14:textId="456B7267" w:rsidR="00745DB2" w:rsidRPr="00A842C3" w:rsidRDefault="00745DB2" w:rsidP="000C6A5A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1.00</w:t>
            </w:r>
          </w:p>
        </w:tc>
      </w:tr>
    </w:tbl>
    <w:p w14:paraId="082A9301" w14:textId="77777777" w:rsidR="00985019" w:rsidRDefault="00985019" w:rsidP="00985019">
      <w:pPr>
        <w:rPr>
          <w:lang w:val="pt-BR"/>
        </w:rPr>
      </w:pPr>
    </w:p>
    <w:p w14:paraId="64563CB7" w14:textId="77777777" w:rsidR="00985019" w:rsidRDefault="00985019" w:rsidP="00985019">
      <w:pPr>
        <w:rPr>
          <w:lang w:val="pt-BR"/>
        </w:rPr>
      </w:pPr>
    </w:p>
    <w:p w14:paraId="5B6430E4" w14:textId="77777777" w:rsidR="00985019" w:rsidRPr="00DF2557" w:rsidRDefault="00985019" w:rsidP="00985019">
      <w:pPr>
        <w:rPr>
          <w:lang w:val="pt-BR"/>
        </w:rPr>
      </w:pPr>
    </w:p>
    <w:p w14:paraId="2DB470B3" w14:textId="5BDA517F" w:rsidR="00985019" w:rsidDel="0048166C" w:rsidRDefault="009A6E95" w:rsidP="00985019">
      <w:pPr>
        <w:keepNext/>
        <w:rPr>
          <w:del w:id="1" w:author="Samuel Matthews" w:date="2021-07-24T12:18:00Z"/>
        </w:rPr>
      </w:pPr>
      <w:bookmarkStart w:id="2" w:name="_GoBack"/>
      <w:bookmarkEnd w:id="2"/>
      <w:commentRangeStart w:id="3"/>
      <w:del w:id="4" w:author="Samuel Matthews" w:date="2021-07-24T12:18:00Z">
        <w:r w:rsidDel="0048166C">
          <w:rPr>
            <w:noProof/>
            <w:lang w:eastAsia="en-AU"/>
          </w:rPr>
          <w:lastRenderedPageBreak/>
          <w:drawing>
            <wp:inline distT="0" distB="0" distL="0" distR="0" wp14:anchorId="41D21F6C" wp14:editId="47E65B8D">
              <wp:extent cx="5438232" cy="6991927"/>
              <wp:effectExtent l="0" t="0" r="0" b="635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/>
                    </pic:nvPicPr>
                    <pic:blipFill>
                      <a:blip r:embed="rId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9813" cy="69939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A0B1A32" w14:textId="59645041" w:rsidR="00985019" w:rsidRDefault="009A6E95" w:rsidP="00026BD5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  <w:del w:id="5" w:author="Samuel Matthews" w:date="2021-07-24T12:18:00Z">
        <w:r w:rsidRPr="00026BD5" w:rsidDel="0048166C">
          <w:rPr>
            <w:b/>
            <w:bCs/>
            <w:color w:val="000000"/>
            <w:sz w:val="20"/>
            <w:szCs w:val="20"/>
          </w:rPr>
          <w:delText>Figure S2</w:delText>
        </w:r>
        <w:r w:rsidRPr="00026BD5" w:rsidDel="0048166C">
          <w:rPr>
            <w:color w:val="000000"/>
            <w:sz w:val="20"/>
            <w:szCs w:val="20"/>
          </w:rPr>
          <w:delText xml:space="preserve">: Differences in the effect of the presence of </w:delText>
        </w:r>
        <w:r w:rsidRPr="00026BD5" w:rsidDel="0048166C">
          <w:rPr>
            <w:i/>
            <w:iCs/>
            <w:color w:val="000000"/>
            <w:sz w:val="20"/>
            <w:szCs w:val="20"/>
          </w:rPr>
          <w:delText>Sargassum</w:delText>
        </w:r>
        <w:r w:rsidRPr="00026BD5" w:rsidDel="0048166C">
          <w:rPr>
            <w:color w:val="000000"/>
            <w:sz w:val="20"/>
            <w:szCs w:val="20"/>
          </w:rPr>
          <w:delText xml:space="preserve"> propagules on the bite rates of (a) </w:delText>
        </w:r>
        <w:r w:rsidRPr="00026BD5" w:rsidDel="0048166C">
          <w:rPr>
            <w:i/>
            <w:color w:val="000000"/>
            <w:sz w:val="20"/>
            <w:szCs w:val="20"/>
          </w:rPr>
          <w:delText>Ecsenius stictus</w:delText>
        </w:r>
        <w:r w:rsidRPr="00026BD5" w:rsidDel="0048166C">
          <w:rPr>
            <w:color w:val="000000"/>
            <w:sz w:val="20"/>
            <w:szCs w:val="20"/>
          </w:rPr>
          <w:delText xml:space="preserve">, (b) </w:delText>
        </w:r>
        <w:r w:rsidRPr="00026BD5" w:rsidDel="0048166C">
          <w:rPr>
            <w:i/>
            <w:color w:val="000000"/>
            <w:sz w:val="20"/>
            <w:szCs w:val="20"/>
          </w:rPr>
          <w:delText>Pomacentrus</w:delText>
        </w:r>
        <w:r w:rsidRPr="00026BD5" w:rsidDel="0048166C">
          <w:rPr>
            <w:color w:val="000000"/>
            <w:sz w:val="20"/>
            <w:szCs w:val="20"/>
          </w:rPr>
          <w:delText xml:space="preserve"> spp</w:delText>
        </w:r>
        <w:r w:rsidDel="0048166C">
          <w:rPr>
            <w:color w:val="000000"/>
            <w:sz w:val="20"/>
            <w:szCs w:val="20"/>
          </w:rPr>
          <w:delText>,</w:delText>
        </w:r>
        <w:r w:rsidRPr="00026BD5" w:rsidDel="0048166C">
          <w:rPr>
            <w:color w:val="000000"/>
            <w:sz w:val="20"/>
            <w:szCs w:val="20"/>
          </w:rPr>
          <w:delText xml:space="preserve"> </w:delText>
        </w:r>
        <w:r w:rsidDel="0048166C">
          <w:rPr>
            <w:color w:val="000000"/>
            <w:sz w:val="20"/>
            <w:szCs w:val="20"/>
          </w:rPr>
          <w:delText xml:space="preserve">(c) </w:delText>
        </w:r>
        <w:r w:rsidDel="0048166C">
          <w:rPr>
            <w:i/>
            <w:iCs/>
            <w:color w:val="000000"/>
            <w:sz w:val="20"/>
            <w:szCs w:val="20"/>
          </w:rPr>
          <w:delText xml:space="preserve">Scarus </w:delText>
        </w:r>
        <w:r w:rsidDel="0048166C">
          <w:rPr>
            <w:color w:val="000000"/>
            <w:sz w:val="20"/>
            <w:szCs w:val="20"/>
          </w:rPr>
          <w:delText xml:space="preserve">spp, </w:delText>
        </w:r>
        <w:r w:rsidRPr="00026BD5" w:rsidDel="0048166C">
          <w:rPr>
            <w:color w:val="000000"/>
            <w:sz w:val="20"/>
            <w:szCs w:val="20"/>
          </w:rPr>
          <w:delText>(</w:delText>
        </w:r>
        <w:r w:rsidDel="0048166C">
          <w:rPr>
            <w:color w:val="000000"/>
            <w:sz w:val="20"/>
            <w:szCs w:val="20"/>
          </w:rPr>
          <w:delText>d</w:delText>
        </w:r>
        <w:r w:rsidRPr="00026BD5" w:rsidDel="0048166C">
          <w:rPr>
            <w:color w:val="000000"/>
            <w:sz w:val="20"/>
            <w:szCs w:val="20"/>
          </w:rPr>
          <w:delText xml:space="preserve">) </w:delText>
        </w:r>
        <w:r w:rsidRPr="00026BD5" w:rsidDel="0048166C">
          <w:rPr>
            <w:i/>
            <w:color w:val="000000"/>
            <w:sz w:val="20"/>
            <w:szCs w:val="20"/>
          </w:rPr>
          <w:delText>Ctenochaetus</w:delText>
        </w:r>
        <w:r w:rsidRPr="00026BD5" w:rsidDel="0048166C">
          <w:rPr>
            <w:color w:val="000000"/>
            <w:sz w:val="20"/>
            <w:szCs w:val="20"/>
          </w:rPr>
          <w:delText xml:space="preserve"> </w:delText>
        </w:r>
        <w:r w:rsidRPr="00026BD5" w:rsidDel="0048166C">
          <w:rPr>
            <w:i/>
            <w:color w:val="000000"/>
            <w:sz w:val="20"/>
            <w:szCs w:val="20"/>
          </w:rPr>
          <w:delText>striatus</w:delText>
        </w:r>
        <w:r w:rsidDel="0048166C">
          <w:rPr>
            <w:iCs/>
            <w:color w:val="000000"/>
            <w:sz w:val="20"/>
            <w:szCs w:val="20"/>
          </w:rPr>
          <w:delText xml:space="preserve"> and (e) </w:delText>
        </w:r>
        <w:r w:rsidDel="0048166C">
          <w:rPr>
            <w:i/>
            <w:color w:val="000000"/>
            <w:sz w:val="20"/>
            <w:szCs w:val="20"/>
          </w:rPr>
          <w:delText xml:space="preserve">Acanthurus </w:delText>
        </w:r>
        <w:r w:rsidDel="0048166C">
          <w:rPr>
            <w:iCs/>
            <w:color w:val="000000"/>
            <w:sz w:val="20"/>
            <w:szCs w:val="20"/>
          </w:rPr>
          <w:delText>spp.</w:delText>
        </w:r>
        <w:r w:rsidRPr="00026BD5" w:rsidDel="0048166C">
          <w:rPr>
            <w:color w:val="000000"/>
            <w:sz w:val="20"/>
            <w:szCs w:val="20"/>
          </w:rPr>
          <w:delText xml:space="preserve"> feeding on algal turf assemblages between sites and habitats (reef crest and reef flat) at Lizard Island. Solid symbols are estimated marginal </w:delText>
        </w:r>
        <w:r w:rsidRPr="00026BD5" w:rsidDel="0048166C">
          <w:rPr>
            <w:sz w:val="20"/>
            <w:szCs w:val="20"/>
          </w:rPr>
          <w:delText xml:space="preserve">mean model estimates of Bayesian generalised linear model with gamma distributed errors, </w:delText>
        </w:r>
        <w:r w:rsidRPr="005D21C5" w:rsidDel="0048166C">
          <w:rPr>
            <w:rFonts w:ascii="Symbol" w:eastAsia="Symbol" w:hAnsi="Symbol" w:cs="Symbol"/>
            <w:color w:val="000000"/>
            <w:sz w:val="20"/>
            <w:szCs w:val="20"/>
          </w:rPr>
          <w:delText></w:delText>
        </w:r>
        <w:r w:rsidRPr="00026BD5" w:rsidDel="0048166C">
          <w:rPr>
            <w:color w:val="000000"/>
            <w:sz w:val="20"/>
            <w:szCs w:val="20"/>
          </w:rPr>
          <w:delText xml:space="preserve">  50% and 95% Credible Intervals, and open symbols are the raw data. Shaded areas represent the distribution of the estimated marginal mean. The right hand panel represents the median difference (</w:delText>
        </w:r>
        <w:r w:rsidRPr="00026BD5" w:rsidDel="0048166C">
          <w:rPr>
            <w:rFonts w:ascii="Symbol" w:eastAsia="Symbol" w:hAnsi="Symbol" w:cs="Symbol"/>
            <w:color w:val="000000"/>
            <w:sz w:val="20"/>
            <w:szCs w:val="20"/>
          </w:rPr>
          <w:delText></w:delText>
        </w:r>
        <w:r w:rsidDel="0048166C">
          <w:rPr>
            <w:color w:val="000000"/>
          </w:rPr>
          <w:delText xml:space="preserve"> </w:delText>
        </w:r>
        <w:r w:rsidRPr="00026BD5" w:rsidDel="0048166C">
          <w:rPr>
            <w:color w:val="000000"/>
            <w:sz w:val="20"/>
            <w:szCs w:val="20"/>
          </w:rPr>
          <w:delText xml:space="preserve"> 50% and 95% Credible Intervals) between tile with and without </w:delText>
        </w:r>
        <w:r w:rsidRPr="00026BD5" w:rsidDel="0048166C">
          <w:rPr>
            <w:i/>
            <w:color w:val="000000"/>
            <w:sz w:val="20"/>
            <w:szCs w:val="20"/>
          </w:rPr>
          <w:delText xml:space="preserve">Sargassum </w:delText>
        </w:r>
        <w:r w:rsidRPr="00026BD5" w:rsidDel="0048166C">
          <w:rPr>
            <w:color w:val="000000"/>
            <w:sz w:val="20"/>
            <w:szCs w:val="20"/>
          </w:rPr>
          <w:delText>propagules.</w:delText>
        </w:r>
        <w:r w:rsidDel="0048166C">
          <w:rPr>
            <w:color w:val="000000"/>
            <w:sz w:val="20"/>
            <w:szCs w:val="20"/>
          </w:rPr>
          <w:delText xml:space="preserve"> </w:delText>
        </w:r>
        <w:r w:rsidRPr="00026BD5" w:rsidDel="0048166C">
          <w:rPr>
            <w:color w:val="000000"/>
            <w:sz w:val="20"/>
            <w:szCs w:val="20"/>
          </w:rPr>
          <w:delText xml:space="preserve">Note: </w:delText>
        </w:r>
        <w:r w:rsidRPr="00026BD5" w:rsidDel="0048166C">
          <w:rPr>
            <w:i/>
            <w:color w:val="000000"/>
            <w:sz w:val="20"/>
            <w:szCs w:val="20"/>
          </w:rPr>
          <w:delText>Ctenochaetus</w:delText>
        </w:r>
        <w:r w:rsidRPr="00026BD5" w:rsidDel="0048166C">
          <w:rPr>
            <w:color w:val="000000"/>
            <w:sz w:val="20"/>
            <w:szCs w:val="20"/>
          </w:rPr>
          <w:delText xml:space="preserve"> </w:delText>
        </w:r>
        <w:r w:rsidRPr="00026BD5" w:rsidDel="0048166C">
          <w:rPr>
            <w:i/>
            <w:color w:val="000000"/>
            <w:sz w:val="20"/>
            <w:szCs w:val="20"/>
          </w:rPr>
          <w:delText>striatus</w:delText>
        </w:r>
        <w:r w:rsidRPr="00026BD5" w:rsidDel="0048166C">
          <w:rPr>
            <w:color w:val="000000"/>
            <w:sz w:val="20"/>
            <w:szCs w:val="20"/>
          </w:rPr>
          <w:delText xml:space="preserve"> only took bites on tiles on the reef crest</w:delText>
        </w:r>
        <w:r w:rsidDel="0048166C">
          <w:rPr>
            <w:color w:val="000000"/>
            <w:sz w:val="20"/>
            <w:szCs w:val="20"/>
          </w:rPr>
          <w:delText xml:space="preserve">, and bites were pooled across habitats for </w:delText>
        </w:r>
        <w:r w:rsidDel="0048166C">
          <w:rPr>
            <w:i/>
            <w:iCs/>
            <w:color w:val="000000"/>
            <w:sz w:val="20"/>
            <w:szCs w:val="20"/>
          </w:rPr>
          <w:delText xml:space="preserve">Scarus </w:delText>
        </w:r>
        <w:r w:rsidDel="0048166C">
          <w:rPr>
            <w:color w:val="000000"/>
            <w:sz w:val="20"/>
            <w:szCs w:val="20"/>
          </w:rPr>
          <w:delText xml:space="preserve">and </w:delText>
        </w:r>
        <w:r w:rsidDel="0048166C">
          <w:rPr>
            <w:i/>
            <w:iCs/>
            <w:color w:val="000000"/>
            <w:sz w:val="20"/>
            <w:szCs w:val="20"/>
          </w:rPr>
          <w:delText>Acanthurus.</w:delText>
        </w:r>
        <w:commentRangeEnd w:id="3"/>
        <w:r w:rsidR="0048166C" w:rsidDel="0048166C">
          <w:rPr>
            <w:rStyle w:val="CommentReference"/>
          </w:rPr>
          <w:commentReference w:id="3"/>
        </w:r>
      </w:del>
    </w:p>
    <w:sectPr w:rsidR="00985019" w:rsidSect="003116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Samuel Matthews" w:date="2021-07-24T12:17:00Z" w:initials="SM">
    <w:p w14:paraId="12DD30B8" w14:textId="20AF39C7" w:rsidR="0048166C" w:rsidRDefault="0048166C">
      <w:pPr>
        <w:pStyle w:val="CommentText"/>
      </w:pPr>
      <w:r>
        <w:rPr>
          <w:rStyle w:val="CommentReference"/>
        </w:rPr>
        <w:annotationRef/>
      </w:r>
      <w:r>
        <w:t xml:space="preserve">This should be removed, it was the first attempt, and shows different results for E </w:t>
      </w:r>
      <w:proofErr w:type="spellStart"/>
      <w:r>
        <w:t>stictus</w:t>
      </w:r>
      <w:proofErr w:type="spellEnd"/>
      <w:r>
        <w:t xml:space="preserve">, </w:t>
      </w:r>
      <w:proofErr w:type="spellStart"/>
      <w:r>
        <w:t>Pomecentrus</w:t>
      </w:r>
      <w:proofErr w:type="spellEnd"/>
      <w:r>
        <w:t xml:space="preserve"> and </w:t>
      </w:r>
      <w:proofErr w:type="spellStart"/>
      <w:r>
        <w:t>Scarus</w:t>
      </w:r>
      <w:proofErr w:type="spellEnd"/>
      <w:r>
        <w:t xml:space="preserve"> compared the main paper.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2DD30B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amuel Matthews">
    <w15:presenceInfo w15:providerId="None" w15:userId="Samuel Matthe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019"/>
    <w:rsid w:val="000060BD"/>
    <w:rsid w:val="00016659"/>
    <w:rsid w:val="00026BD5"/>
    <w:rsid w:val="00030168"/>
    <w:rsid w:val="0003425C"/>
    <w:rsid w:val="000864A2"/>
    <w:rsid w:val="000B7229"/>
    <w:rsid w:val="000D3DEC"/>
    <w:rsid w:val="00162245"/>
    <w:rsid w:val="00182B06"/>
    <w:rsid w:val="001B3813"/>
    <w:rsid w:val="001E71CB"/>
    <w:rsid w:val="0022385A"/>
    <w:rsid w:val="00297ED4"/>
    <w:rsid w:val="002D0724"/>
    <w:rsid w:val="00304840"/>
    <w:rsid w:val="00311610"/>
    <w:rsid w:val="0038547E"/>
    <w:rsid w:val="003D265F"/>
    <w:rsid w:val="004303D2"/>
    <w:rsid w:val="0045721F"/>
    <w:rsid w:val="0048166C"/>
    <w:rsid w:val="004C2A1A"/>
    <w:rsid w:val="005C002E"/>
    <w:rsid w:val="005E6B8D"/>
    <w:rsid w:val="007203DC"/>
    <w:rsid w:val="00726749"/>
    <w:rsid w:val="00745DB2"/>
    <w:rsid w:val="007C2311"/>
    <w:rsid w:val="007C5C09"/>
    <w:rsid w:val="007F7366"/>
    <w:rsid w:val="007F7996"/>
    <w:rsid w:val="008A13B5"/>
    <w:rsid w:val="008E667C"/>
    <w:rsid w:val="00922D01"/>
    <w:rsid w:val="00927D63"/>
    <w:rsid w:val="00933FB4"/>
    <w:rsid w:val="00985019"/>
    <w:rsid w:val="009A6E95"/>
    <w:rsid w:val="009E6F60"/>
    <w:rsid w:val="00A842C3"/>
    <w:rsid w:val="00AB0C52"/>
    <w:rsid w:val="00AD4AE3"/>
    <w:rsid w:val="00B21A6C"/>
    <w:rsid w:val="00B63093"/>
    <w:rsid w:val="00BA706E"/>
    <w:rsid w:val="00BB4227"/>
    <w:rsid w:val="00BB7FE0"/>
    <w:rsid w:val="00BE7586"/>
    <w:rsid w:val="00C14BCB"/>
    <w:rsid w:val="00C27129"/>
    <w:rsid w:val="00C357BA"/>
    <w:rsid w:val="00CB2331"/>
    <w:rsid w:val="00CD64A1"/>
    <w:rsid w:val="00CE15F4"/>
    <w:rsid w:val="00D55460"/>
    <w:rsid w:val="00DC7B31"/>
    <w:rsid w:val="00E47688"/>
    <w:rsid w:val="00E7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8F5ED"/>
  <w15:chartTrackingRefBased/>
  <w15:docId w15:val="{75ABEBA8-6D17-1445-A1FC-C6BEC5392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qFormat/>
    <w:rsid w:val="00985019"/>
    <w:pPr>
      <w:spacing w:line="480" w:lineRule="auto"/>
    </w:pPr>
    <w:rPr>
      <w:rFonts w:eastAsiaTheme="minorEastAsia"/>
      <w:color w:val="000000" w:themeColor="text1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985019"/>
    <w:pPr>
      <w:spacing w:after="200" w:line="360" w:lineRule="auto"/>
    </w:pPr>
    <w:rPr>
      <w:rFonts w:eastAsiaTheme="minorEastAsia" w:cstheme="minorBidi"/>
      <w:iCs/>
      <w:color w:val="000000" w:themeColor="text1"/>
      <w:sz w:val="20"/>
      <w:szCs w:val="18"/>
      <w:lang w:eastAsia="ja-JP"/>
    </w:rPr>
  </w:style>
  <w:style w:type="table" w:styleId="TableGrid">
    <w:name w:val="Table Grid"/>
    <w:basedOn w:val="TableNormal"/>
    <w:uiPriority w:val="39"/>
    <w:rsid w:val="00985019"/>
    <w:rPr>
      <w:rFonts w:asciiTheme="minorHAnsi" w:eastAsiaTheme="minorEastAsia" w:hAnsiTheme="minorHAnsi" w:cstheme="minorBidi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15F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5F4"/>
    <w:rPr>
      <w:sz w:val="18"/>
      <w:szCs w:val="18"/>
    </w:rPr>
  </w:style>
  <w:style w:type="paragraph" w:styleId="Revision">
    <w:name w:val="Revision"/>
    <w:hidden/>
    <w:uiPriority w:val="99"/>
    <w:semiHidden/>
    <w:rsid w:val="009A6E95"/>
  </w:style>
  <w:style w:type="character" w:styleId="CommentReference">
    <w:name w:val="annotation reference"/>
    <w:basedOn w:val="DefaultParagraphFont"/>
    <w:uiPriority w:val="99"/>
    <w:semiHidden/>
    <w:unhideWhenUsed/>
    <w:rsid w:val="004816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166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16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16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16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Loffler</dc:creator>
  <cp:keywords/>
  <dc:description/>
  <cp:lastModifiedBy>Samuel Matthews</cp:lastModifiedBy>
  <cp:revision>2</cp:revision>
  <dcterms:created xsi:type="dcterms:W3CDTF">2021-07-24T02:18:00Z</dcterms:created>
  <dcterms:modified xsi:type="dcterms:W3CDTF">2021-07-24T02:18:00Z</dcterms:modified>
</cp:coreProperties>
</file>